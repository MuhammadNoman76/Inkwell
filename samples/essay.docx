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odttf" ContentType="application/vnd.openxmlformats-officedocument.obfuscatedFont"/>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xml" ContentType="application/xml"/>
  <Override PartName="/customXml/itemProps1.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officeDocument" Target="/word/document.xml" Id="Rc19664751dc34fa6" /><Relationship Type="http://schemas.openxmlformats.org/package/2006/relationships/metadata/core-properties" Target="/docProps/core.xml" Id="Re70bd1743b874134" /><Relationship Type="http://schemas.openxmlformats.org/officeDocument/2006/relationships/extended-properties" Target="/docProps/app.xml" Id="Rb1f2d8f6685f43d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body>
    <w:p>
      <w:pPr>
        <w:pStyle w:val="Title"/>
      </w:pPr>
      <w:r>
        <w:t>Why Cities Forget Their Rivers</w:t>
      </w:r>
    </w:p>
    <w:p>
      <w:pPr>
        <w:pStyle w:val="Subtitle"/>
      </w:pPr>
      <w:r>
        <w:t>Samira Haddad · Urban History 204 · Dr Amina Siddiqui · March 2027</w:t>
      </w:r>
    </w:p>
    <w:p>
      <w:pPr>
        <w:pStyle w:val="Heading1"/>
      </w:pPr>
      <w:r>
        <w:t>Introduction</w:t>
      </w:r>
    </w:p>
    <w:p>
      <w:ins w:id="1" w:author="Dr Amina Siddiqui" w:date="2026-10-15T01:39:30Z">
        <w:r>
          <w:t>Nearly all old</w:t>
        </w:r>
      </w:ins>
      <w:del w:id="2" w:author="Dr Amina Siddiqui" w:date="2026-10-15T01:39:30Z">
        <w:r>
          <w:delText>Most old</w:delText>
        </w:r>
      </w:del>
      <w:r>
        <w:t xml:space="preserve"> cities were founded on a river, and most of them spent the twentieth century hiding it. Rivers were straightened, culverted and built over until, in many places, people walking above them no longer knew they were there </w:t>
      </w:r>
      <w:sdt>
        <w:sdtPr>
          <w:id w:val="78038149"/>
          <w:citation/>
        </w:sdtPr>
        <w:sdtContent>
          <w:r>
            <w:fldChar w:fldCharType="begin"/>
          </w:r>
          <w:r>
            <w:instrText xml:space="preserve"> CITATION Pin18 \l 1033 </w:instrText>
          </w:r>
          <w:r>
            <w:fldChar w:fldCharType="separate"/>
          </w:r>
          <w:r>
            <w:t>(Pinder, 2018)</w:t>
          </w:r>
          <w:r>
            <w:fldChar w:fldCharType="end"/>
          </w:r>
        </w:sdtContent>
      </w:sdt>
      <w:r>
        <w:t>.</w:t>
      </w:r>
    </w:p>
    <w:p>
      <w:commentRangeStart w:id="0"/>
      <w:commentRangeStart w:id="1"/>
      <w:r>
        <w:t>This essay argues that cities forgot their rivers no</w:t>
      </w:r>
      <w:commentRangeEnd w:id="1"/>
      <w:r>
        <w:rPr>
          <w:rStyle w:val="CommentReference"/>
        </w:rPr>
        <w:commentReference w:id="1"/>
      </w:r>
      <w:commentRangeEnd w:id="0"/>
      <w:r>
        <w:rPr>
          <w:rStyle w:val="CommentReference"/>
        </w:rPr>
        <w:commentReference w:id="0"/>
      </w:r>
      <w:r>
        <w:t>t out of carelessness but because forgetting was useful: a buried river made land valuable, removed a smell and a danger, and suited a way of planning that saw water as a technical problem.</w:t>
      </w:r>
    </w:p>
    <w:p>
      <w:pPr>
        <w:pStyle w:val="Heading1"/>
      </w:pPr>
      <w:r>
        <w:t>Burying the river</w:t>
      </w:r>
    </w:p>
    <w:p>
      <w:r>
        <w:t xml:space="preserve">In London, the Fleet was covered in stages between 1730 and 1870 as it became an open sewer </w:t>
      </w:r>
      <w:sdt>
        <w:sdtPr>
          <w:id w:val="2059324552"/>
          <w:citation/>
        </w:sdtPr>
        <w:sdtContent>
          <w:r>
            <w:fldChar w:fldCharType="begin"/>
          </w:r>
          <w:r>
            <w:instrText xml:space="preserve"> CITATION Bar14 \l 1033 \p 45-52 </w:instrText>
          </w:r>
          <w:r>
            <w:fldChar w:fldCharType="separate"/>
          </w:r>
          <w:r>
            <w:t>(Barton, 2014, pp. 45–52)</w:t>
          </w:r>
          <w:r>
            <w:fldChar w:fldCharType="end"/>
          </w:r>
        </w:sdtContent>
      </w:sdt>
      <w:r>
        <w:t>.</w:t>
      </w:r>
    </w:p>
    <w:p>
      <w:r>
        <w:t xml:space="preserve">Engineers of the period described the work as an improvement to public health, and in a </w:t>
      </w:r>
      <w:ins w:id="3" w:author="Dr Amina Siddiqui" w:date="2026-10-15T01:39:30Z">
        <w:r>
          <w:t>limited</w:t>
        </w:r>
      </w:ins>
      <w:del w:id="4" w:author="Dr Amina Siddiqui" w:date="2026-10-15T01:39:30Z">
        <w:r>
          <w:delText>narrow</w:delText>
        </w:r>
      </w:del>
      <w:r>
        <w:t xml:space="preserve"> sense it was. Yet the same decisions turned rivers into infrastructure that only specialists understood.</w:t>
      </w:r>
    </w:p>
    <w:p>
      <w:pPr>
        <w:pStyle w:val="Heading1"/>
      </w:pPr>
      <w:r>
        <w:t>Bringing them back</w:t>
      </w:r>
    </w:p>
    <w:p>
      <w:r>
        <w:t>Since the 1990s, cities from Seoul to Sheffield have opened up buried streams again. The best-known case, Cheonggyecheon in Seoul,</w:t>
      </w:r>
      <w:ins w:id="5" w:author="Dr Amina Siddiqui" w:date="2026-10-15T01:39:30Z">
        <w:r>
          <w:t xml:space="preserve"> famously,</w:t>
        </w:r>
      </w:ins>
      <w:r>
        <w:t xml:space="preserve"> replaced an elevated motorway with a public stream in 2005 </w:t>
      </w:r>
      <w:sdt>
        <w:sdtPr>
          <w:id w:val="1649747571"/>
          <w:citation/>
        </w:sdtPr>
        <w:sdtContent>
          <w:r>
            <w:fldChar w:fldCharType="begin"/>
          </w:r>
          <w:r>
            <w:instrText xml:space="preserve"> CITATION Kim19 \l 1033 </w:instrText>
          </w:r>
          <w:r>
            <w:fldChar w:fldCharType="separate"/>
          </w:r>
          <w:r>
            <w:t>(Kim &amp; Lee, 2019)</w:t>
          </w:r>
          <w:r>
            <w:fldChar w:fldCharType="end"/>
          </w:r>
        </w:sdtContent>
      </w:sdt>
      <w:r>
        <w:t>.</w:t>
      </w:r>
    </w:p>
    <w:p>
      <w:commentRangeStart w:id="2"/>
      <w:r>
        <w:t>Daylighting projects a</w:t>
      </w:r>
      <w:commentRangeEnd w:id="2"/>
      <w:r>
        <w:rPr>
          <w:rStyle w:val="CommentReference"/>
        </w:rPr>
        <w:commentReference w:id="2"/>
      </w:r>
      <w:r>
        <w:t xml:space="preserve">re expensive, but they are rarely justified by flood control alone; they are justified by what people do near water once they can see it </w:t>
      </w:r>
      <w:sdt>
        <w:sdtPr>
          <w:id w:val="629369688"/>
          <w:citation/>
        </w:sdtPr>
        <w:sdtContent>
          <w:r>
            <w:fldChar w:fldCharType="begin"/>
          </w:r>
          <w:r>
            <w:instrText xml:space="preserve"> CITATION Wil21 \l 1033 </w:instrText>
          </w:r>
          <w:r>
            <w:fldChar w:fldCharType="separate"/>
          </w:r>
          <w:r>
            <w:t>(Wild, 2021)</w:t>
          </w:r>
          <w:r>
            <w:fldChar w:fldCharType="end"/>
          </w:r>
        </w:sdtContent>
      </w:sdt>
      <w:r>
        <w:t>.</w:t>
      </w:r>
    </w:p>
    <w:p>
      <w:pPr>
        <w:pStyle w:val="Heading1"/>
      </w:pPr>
      <w:r>
        <w:t>Conclusion</w:t>
      </w:r>
    </w:p>
    <w:p>
      <w:r>
        <w:t>Remembering a river is a political act. It means deciding that the slow, visible city is worth the land and the money that the fast, hidden one saved.</w:t>
      </w:r>
    </w:p>
    <w:sdt>
      <w:sdtPr>
        <w:docPartObj>
          <w:docPartGallery w:val="Bibliographies"/>
          <w:docPartUnique/>
        </w:docPartObj>
      </w:sdtPr>
      <w:sdtContent>
        <w:p>
          <w:pPr>
            <w:pStyle w:val="Heading1"/>
          </w:pPr>
          <w:r>
            <w:t>References</w:t>
          </w:r>
        </w:p>
        <w:p>
          <w:pPr>
            <w:pStyle w:val="Bibliography"/>
          </w:pPr>
          <w:r>
            <w:fldChar w:fldCharType="begin"/>
          </w:r>
          <w:r>
            <w:instrText xml:space="preserve"> BIBLIOGRAPHY \l 1033 </w:instrText>
          </w:r>
          <w:r>
            <w:fldChar w:fldCharType="separate"/>
          </w:r>
          <w:r>
            <w:t xml:space="preserve">Barton, N. (2014). </w:t>
          </w:r>
          <w:r>
            <w:rPr>
              <w:i/>
            </w:rPr>
            <w:t>The lost rivers of London</w:t>
          </w:r>
          <w:r>
            <w:t>. Historical Publications.</w:t>
          </w:r>
        </w:p>
        <w:p>
          <w:pPr>
            <w:pStyle w:val="Bibliography"/>
          </w:pPr>
          <w:r>
            <w:t xml:space="preserve">Kim, J.-W., &amp; Lee, S.-H. (2019). Restoring Cheonggyecheon: Fifteen years of a daylighted stream. </w:t>
          </w:r>
          <w:r>
            <w:rPr>
              <w:i/>
            </w:rPr>
            <w:t>Journal of Urban Design</w:t>
          </w:r>
          <w:r>
            <w:t xml:space="preserve">, </w:t>
          </w:r>
          <w:r>
            <w:rPr>
              <w:i/>
            </w:rPr>
            <w:t>24</w:t>
          </w:r>
          <w:r>
            <w:t>(3), 412–431.</w:t>
          </w:r>
        </w:p>
        <w:p>
          <w:pPr>
            <w:pStyle w:val="Bibliography"/>
          </w:pPr>
          <w:r>
            <w:t xml:space="preserve">Pinder, D. (2018). </w:t>
          </w:r>
          <w:r>
            <w:rPr>
              <w:i/>
            </w:rPr>
            <w:t>Visions of the city: Utopianism, power and politics in twentieth-century urbanism</w:t>
          </w:r>
          <w:r>
            <w:t>. Edinburgh University Press.</w:t>
          </w:r>
        </w:p>
        <w:p>
          <w:pPr>
            <w:pStyle w:val="Bibliography"/>
          </w:pPr>
          <w:r>
            <w:t xml:space="preserve">Wild, T. (2021). </w:t>
          </w:r>
          <w:r>
            <w:rPr>
              <w:i/>
            </w:rPr>
            <w:t>Daylighting rivers: Lessons from UK projects</w:t>
          </w:r>
          <w:r>
            <w:t>. Sheffield Water Centre.</w:t>
          </w:r>
          <w:r>
            <w:fldChar w:fldCharType="end"/>
          </w:r>
        </w:p>
      </w:sdtContent>
    </w:sdt>
    <w:p/>
    <w:sectPr>
      <w:pgSz w:w="11906" w:h="16838"/>
      <w:pgMar w:top="1440" w:right="1440" w:bottom="1440" w:left="1440" w:header="708" w:footer="708" w:gutter="0"/>
      <w:cols w:space="70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comment w:id="0" w:author="Dr Amina Siddiqui" w:date="2026-10-15T01:39:30Z" w:initials="DAS">
    <w:p w14:paraId="1D90990C">
      <w:pPr>
        <w:pStyle w:val="CommentText"/>
      </w:pPr>
      <w:r>
        <w:rPr>
          <w:rStyle w:val="CommentReference"/>
        </w:rPr>
        <w:annotationRef/>
      </w:r>
      <w:r>
        <w:t>Strong thesis. Can you name the planners who argued this explicitly?</w:t>
      </w:r>
    </w:p>
  </w:comment>
  <w:comment w:id="1" w:author="Samira Haddad" w:date="2026-10-15T01:39:30Z" w:initials="SH">
    <w:p w14:paraId="62AE9BD8">
      <w:pPr>
        <w:pStyle w:val="CommentText"/>
      </w:pPr>
      <w:r>
        <w:rPr>
          <w:rStyle w:val="CommentReference"/>
        </w:rPr>
        <w:annotationRef/>
      </w:r>
      <w:r>
        <w:t>Good idea: I'll add Abercrombie's 1944 plan in the second section.</w:t>
      </w:r>
    </w:p>
  </w:comment>
  <w:comment w:id="2" w:author="Dr Amina Siddiqui" w:date="2026-10-15T01:39:30Z" w:initials="DAS">
    <w:p w14:paraId="37F99346">
      <w:pPr>
        <w:pStyle w:val="CommentText"/>
      </w:pPr>
      <w:r>
        <w:rPr>
          <w:rStyle w:val="CommentReference"/>
        </w:rPr>
        <w:annotationRef/>
      </w:r>
      <w:r>
        <w:t>Give one cost figure here; the reader will want a sense of scale.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6se w16cid wp14">
  <w15:commentEx w15:paraId="1D90990C" w15:done="0"/>
  <w15:commentEx w15:paraId="62AE9BD8" w15:paraIdParent="1D90990C" w15:done="0"/>
  <w15:commentEx w15:paraId="37F99346" w15:done="0"/>
</w15:commentsEx>
</file>

<file path=word/commentsExtensible.xml><?xml version="1.0" encoding="utf-8"?>
<w16cex:commentsExtensib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xmlns:w16cex="http://schemas.microsoft.com/office/word/2018/wordml/cex" mc:Ignorable="w14 w15 w16se w16cid wp14">
  <w16cex:commentExtensible w16cex:durableId="115B037B" w16cex:dateUtc="2026-10-15T01:39:30Z"/>
  <w16cex:commentExtensible w16cex:durableId="1B5395FF" w16cex:dateUtc="2026-10-15T01:39:30Z"/>
  <w16cex:commentExtensible w16cex:durableId="073118C9" w16cex:dateUtc="2026-10-15T01:39:30Z"/>
</w16cex:commentsExtensible>
</file>

<file path=word/commentsIds.xml><?xml version="1.0" encoding="utf-8"?>
<w16cid:commentsId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p14">
  <w16cid:commentId w16cid:paraId="1D90990C" w16cid:durableId="115B037B"/>
  <w16cid:commentId w16cid:paraId="62AE9BD8" w16cid:durableId="1B5395FF"/>
  <w16cid:commentId w16cid:paraId="37F99346" w16cid:durableId="073118C9"/>
</w16cid:commentsIds>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font w:name="Playfair Display">
    <w:charset w:val="00"/>
    <w:family w:val="auto"/>
    <w:pitch w:val="variable"/>
    <w:embedRegular r:id="rId1" w:fontKey="{374333E7-6154-41B4-838D-74A52B8866B4}"/>
    <w:embedBold r:id="rId2" w:fontKey="{B950F0FD-5E22-49A3-867C-BDB6D7D83268}"/>
    <w:embedItalic r:id="rId3" w:fontKey="{425B143D-A163-46EF-B19F-A96AB6A63180}"/>
    <w:embedBoldItalic r:id="rId4" w:fontKey="{F9E71801-EC91-43C9-9EB3-5308BE37D0EB}"/>
  </w:font>
  <w:font w:name="Source Serif 4">
    <w:charset w:val="00"/>
    <w:family w:val="auto"/>
    <w:pitch w:val="variable"/>
    <w:embedRegular r:id="rId5" w:fontKey="{120C5920-8EB6-44A3-B36B-37FE41D51840}"/>
    <w:embedBold r:id="rId6" w:fontKey="{E4F5C411-6C4F-426C-9C1F-054C07A90E77}"/>
    <w:embedItalic r:id="rId7" w:fontKey="{1B13A059-71B2-4C47-A7D3-FAA9C744669E}"/>
    <w:embedBoldItalic r:id="rId8" w:fontKey="{B3B1836F-0579-4286-A56F-CC49C885824F}"/>
  </w:font>
  <w:font w:name="JetBrains Mono">
    <w:charset w:val="00"/>
    <w:family w:val="auto"/>
    <w:pitch w:val="variable"/>
    <w:embedRegular r:id="rId9" w:fontKey="{C23039A7-BE3A-418E-A5FD-9F01D9556A1D}"/>
    <w:embedBold r:id="rId10" w:fontKey="{70707F3B-4C89-44DE-ADD4-E95B3249B66C}"/>
  </w:font>
</w:font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embedTrueTypeFonts/>
  <w:defaultTabStop w:val="720"/>
  <w:characterSpacingControl w:val="doNotCompress"/>
  <w:compat>
    <w:compatSetting w:name="compatibilityMode" w:uri="http://schemas.microsoft.com/office/word" w:val="15"/>
  </w:compat>
  <w:docVars>
    <w:docVar w:name="InkwellDesign" w:val="classic"/>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docDefaults>
    <w:rPrDefault>
      <w:rPr>
        <w:rFonts w:asciiTheme="minorHAnsi" w:eastAsiaTheme="minorEastAsia" w:hAnsiTheme="minorHAnsi" w:cstheme="minorBidi"/>
        <w:kern w:val="16"/>
        <w:sz w:val="23"/>
        <w:szCs w:val="23"/>
        <w:lang w:val="en-US" w:eastAsia="en-US" w:bidi="ar-SA"/>
        <w14:ligatures w14:val="standar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toc 1" w:uiPriority="39" w:semiHidden="1" w:unhideWhenUsed="1"/>
    <w:lsdException w:name="toc 2" w:uiPriority="39" w:semiHidden="1" w:unhideWhenUsed="1"/>
    <w:lsdException w:name="toc 3" w:uiPriority="39" w:semiHidden="1" w:unhideWhenUsed="1"/>
    <w:lsdException w:name="caption" w:uiPriority="35" w:semiHidden="1" w:unhideWhenUsed="1" w:qFormat="1"/>
    <w:lsdException w:name="Title" w:uiPriority="10" w:qFormat="1"/>
    <w:lsdException w:name="Default Paragraph Font" w:uiPriority="1" w:semiHidden="1" w:unhideWhenUsed="1"/>
    <w:lsdException w:name="Subtitle" w:uiPriority="11" w:qFormat="1"/>
    <w:lsdException w:name="Strong" w:uiPriority="22" w:qFormat="1"/>
    <w:lsdException w:name="Emphasis" w:uiPriority="20" w:qFormat="1"/>
    <w:lsdException w:name="Table Grid" w:uiPriority="39"/>
    <w:lsdException w:name="No Spacing" w:uiPriority="1" w:qFormat="1"/>
    <w:lsdException w:name="List Paragraph" w:uiPriority="34" w:qFormat="1"/>
    <w:lsdException w:name="Quote" w:uiPriority="29" w:qFormat="1"/>
    <w:lsdException w:name="Intense Quote" w:uiPriority="30" w:qFormat="1"/>
    <w:lsdException w:name="Bibliography" w:uiPriority="37" w:semiHidden="1" w:unhideWhenUsed="1"/>
    <w:lsdException w:name="TOC Heading" w:uiPriority="39" w:semiHidden="1" w:unhideWhenUsed="1" w:qFormat="1"/>
  </w:latentStyles>
  <w:style w:type="paragraph" w:styleId="Normal" w:default="1">
    <w:name w:val="Normal"/>
    <w:qFormat/>
    <w:pPr>
      <w:widowControl/>
    </w:pPr>
    <w:rPr>
      <w:color w:val="2A26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120" w:line="240" w:lineRule="auto"/>
      <w:contextualSpacing/>
    </w:pPr>
    <w:rPr>
      <w:rFonts w:asciiTheme="majorHAnsi" w:eastAsiaTheme="majorEastAsia" w:hAnsiTheme="majorHAnsi" w:cstheme="majorBidi"/>
      <w:color w:val="2B2118"/>
      <w:spacing w:val="-10"/>
      <w:kern w:val="28"/>
      <w:sz w:val="60"/>
      <w:szCs w:val="60"/>
    </w:rPr>
  </w:style>
  <w:style w:type="paragraph" w:styleId="Subtitle">
    <w:name w:val="Subtitle"/>
    <w:basedOn w:val="Normal"/>
    <w:next w:val="Normal"/>
    <w:uiPriority w:val="11"/>
    <w:qFormat/>
    <w:pPr>
      <w:spacing w:after="360" w:line="264" w:lineRule="auto"/>
    </w:pPr>
    <w:rPr>
      <w:color w:val="6B6158"/>
      <w:sz w:val="30"/>
      <w:szCs w:val="30"/>
    </w:rPr>
  </w:style>
  <w:style w:type="paragraph" w:styleId="Heading1">
    <w:name w:val="heading 1"/>
    <w:basedOn w:val="Normal"/>
    <w:next w:val="Normal"/>
    <w:uiPriority w:val="9"/>
    <w:qFormat/>
    <w:pPr>
      <w:keepNext/>
      <w:keepLines/>
      <w:spacing w:before="400" w:after="120" w:line="240" w:lineRule="auto"/>
      <w:outlineLvl w:val="0"/>
    </w:pPr>
    <w:rPr>
      <w:rFonts w:asciiTheme="majorHAnsi" w:eastAsiaTheme="majorEastAsia" w:hAnsiTheme="majorHAnsi" w:cstheme="majorBidi"/>
      <w:b/>
      <w:bCs/>
      <w:color w:val="2B2118"/>
      <w:sz w:val="38"/>
      <w:szCs w:val="38"/>
    </w:rPr>
  </w:style>
  <w:style w:type="paragraph" w:styleId="Heading2">
    <w:name w:val="heading 2"/>
    <w:basedOn w:val="Normal"/>
    <w:next w:val="Normal"/>
    <w:uiPriority w:val="9"/>
    <w:qFormat/>
    <w:pPr>
      <w:keepNext/>
      <w:keepLines/>
      <w:spacing w:before="320" w:after="80" w:line="240" w:lineRule="auto"/>
      <w:outlineLvl w:val="1"/>
    </w:pPr>
    <w:rPr>
      <w:rFonts w:asciiTheme="majorHAnsi" w:eastAsiaTheme="majorEastAsia" w:hAnsiTheme="majorHAnsi" w:cstheme="majorBidi"/>
      <w:b/>
      <w:bCs/>
      <w:color w:val="2B2118"/>
      <w:sz w:val="30"/>
      <w:szCs w:val="30"/>
    </w:rPr>
  </w:style>
  <w:style w:type="paragraph" w:styleId="Heading3">
    <w:name w:val="heading 3"/>
    <w:basedOn w:val="Normal"/>
    <w:next w:val="Normal"/>
    <w:uiPriority w:val="9"/>
    <w:qFormat/>
    <w:pPr>
      <w:keepNext/>
      <w:keepLines/>
      <w:spacing w:before="240" w:after="60" w:line="240" w:lineRule="auto"/>
      <w:outlineLvl w:val="2"/>
    </w:pPr>
    <w:rPr>
      <w:rFonts w:asciiTheme="majorHAnsi" w:eastAsiaTheme="majorEastAsia" w:hAnsiTheme="majorHAnsi" w:cstheme="majorBidi"/>
      <w:b/>
      <w:bCs/>
      <w:smallCaps/>
      <w:color w:val="8C2F39"/>
      <w:spacing w:val="10"/>
      <w:sz w:val="24"/>
      <w:szCs w:val="24"/>
    </w:rPr>
  </w:style>
  <w:style w:type="paragraph" w:styleId="Quote">
    <w:name w:val="Quote"/>
    <w:basedOn w:val="Normal"/>
    <w:next w:val="Normal"/>
    <w:uiPriority w:val="29"/>
    <w:qFormat/>
    <w:pPr>
      <w:pBdr>
        <w:left w:val="single" w:sz="18" w:space="12" w:color="8C2F39"/>
      </w:pBdr>
      <w:spacing w:before="120" w:after="240"/>
      <w:ind w:left="432" w:right="432"/>
    </w:pPr>
    <w:rPr>
      <w:i/>
      <w:iCs/>
      <w:color w:val="6B6158"/>
    </w:rPr>
  </w:style>
  <w:style w:type="paragraph" w:styleId="Caption">
    <w:name w:val="caption"/>
    <w:basedOn w:val="Normal"/>
    <w:next w:val="Normal"/>
    <w:uiPriority w:val="35"/>
    <w:qFormat/>
    <w:pPr>
      <w:spacing w:before="60" w:after="240" w:line="240" w:lineRule="auto"/>
    </w:pPr>
    <w:rPr>
      <w:i/>
      <w:iCs/>
      <w:color w:val="6B6158"/>
      <w:sz w:val="19"/>
      <w:szCs w:val="19"/>
    </w:rPr>
  </w:style>
  <w:style w:type="paragraph" w:styleId="Code" w:customStyle="1">
    <w:name w:val="Code"/>
    <w:basedOn w:val="Normal"/>
    <w:next w:val="Normal"/>
    <w:uiPriority w:val="30"/>
    <w:qFormat/>
    <w:pPr>
      <w:shd w:val="clear" w:color="auto" w:fill="F5F1EA"/>
      <w:spacing w:after="0" w:line="252" w:lineRule="auto"/>
      <w:ind w:left="144" w:right="144"/>
      <w:contextualSpacing/>
    </w:pPr>
    <w:rPr>
      <w:rFonts w:ascii="JetBrains Mono" w:hAnsi="JetBrains Mono" w:cs="JetBrains Mono"/>
      <w:noProof/>
      <w:sz w:val="20"/>
      <w:szCs w:val="20"/>
    </w:rPr>
  </w:style>
  <w:style w:type="character" w:styleId="InlineCode" w:customStyle="1">
    <w:name w:val="Inline Code"/>
    <w:basedOn w:val="DefaultParagraphFont"/>
    <w:uiPriority w:val="31"/>
    <w:qFormat/>
    <w:rPr>
      <w:rFonts w:ascii="JetBrains Mono" w:hAnsi="JetBrains Mono" w:cs="JetBrains Mono"/>
      <w:noProof/>
      <w:sz w:val="21"/>
      <w:shd w:val="clear" w:color="auto" w:fill="F5F1EA"/>
    </w:rPr>
  </w:style>
  <w:style w:type="paragraph" w:styleId="ListParagraph">
    <w:name w:val="List Paragraph"/>
    <w:basedOn w:val="Normal"/>
    <w:uiPriority w:val="34"/>
    <w:qFormat/>
    <w:pPr>
      <w:spacing w:after="80"/>
      <w:ind w:left="720"/>
      <w:contextualSpacing/>
    </w:pPr>
  </w:style>
  <w:style w:type="character" w:styleId="Hyperlink">
    <w:name w:val="Hyperlink"/>
    <w:basedOn w:val="DefaultParagraphFont"/>
    <w:uiPriority w:val="99"/>
    <w:semiHidden/>
    <w:unhideWhenUsed/>
    <w:rPr>
      <w:color w:val="8C2F39" w:themeColor="hyperlink"/>
      <w:u w:val="single"/>
    </w:rPr>
  </w:style>
  <w:style w:type="character" w:styleId="FollowedHyperlink">
    <w:name w:val="FollowedHyperlink"/>
    <w:basedOn w:val="DefaultParagraphFont"/>
    <w:uiPriority w:val="99"/>
    <w:semiHidden/>
    <w:unhideWhenUsed/>
    <w:rPr>
      <w:color w:val="7A4FA8" w:themeColor="followedHyperlink"/>
      <w:u w:val="single"/>
    </w:rPr>
  </w:style>
  <w:style w:type="paragraph" w:styleId="FootnoteText">
    <w:name w:val="footnote text"/>
    <w:basedOn w:val="Normal"/>
    <w:uiPriority w:val="99"/>
    <w:semiHidden/>
    <w:unhideWhenUsed/>
    <w:pPr>
      <w:spacing w:after="40" w:line="240" w:lineRule="auto"/>
    </w:pPr>
    <w:rPr>
      <w:sz w:val="19"/>
      <w:szCs w:val="19"/>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40" w:line="240" w:lineRule="auto"/>
    </w:pPr>
    <w:rPr>
      <w:sz w:val="19"/>
      <w:szCs w:val="19"/>
    </w:rPr>
  </w:style>
  <w:style w:type="character" w:styleId="EndnoteReference">
    <w:name w:val="endnote reference"/>
    <w:basedOn w:val="DefaultParagraphFont"/>
    <w:uiPriority w:val="99"/>
    <w:semiHidden/>
    <w:unhideWhenUsed/>
    <w:rPr>
      <w:vertAlign w:val="superscript"/>
    </w:rPr>
  </w:style>
  <w:style w:type="paragraph" w:styleId="Header">
    <w:name w:val="header"/>
    <w:basedOn w:val="Normal"/>
    <w:uiPriority w:val="99"/>
    <w:semiHidden/>
    <w:unhideWhenUsed/>
    <w:pPr>
      <w:tabs>
        <w:tab w:val="center" w:pos="4680"/>
        <w:tab w:val="right" w:pos="9360"/>
      </w:tabs>
      <w:spacing w:after="0" w:line="240" w:lineRule="auto"/>
    </w:pPr>
    <w:rPr>
      <w:color w:val="6B6158"/>
      <w:sz w:val="19"/>
      <w:szCs w:val="19"/>
    </w:rPr>
  </w:style>
  <w:style w:type="paragraph" w:styleId="Footer">
    <w:name w:val="footer"/>
    <w:basedOn w:val="Normal"/>
    <w:uiPriority w:val="99"/>
    <w:semiHidden/>
    <w:unhideWhenUsed/>
    <w:pPr>
      <w:tabs>
        <w:tab w:val="center" w:pos="4680"/>
        <w:tab w:val="right" w:pos="9360"/>
      </w:tabs>
      <w:spacing w:after="0" w:line="240" w:lineRule="auto"/>
    </w:pPr>
    <w:rPr>
      <w:color w:val="6B6158"/>
      <w:sz w:val="19"/>
      <w:szCs w:val="19"/>
    </w:rPr>
  </w:style>
  <w:style w:type="paragraph" w:styleId="TOCHeading">
    <w:name w:val="TOC Heading"/>
    <w:basedOn w:val="Heading1"/>
    <w:next w:val="Normal"/>
    <w:uiPriority w:val="39"/>
    <w:semiHidden/>
    <w:unhideWhenUsed/>
    <w:qFormat/>
    <w:pPr>
      <w:outlineLvl w:val="9"/>
    </w:pPr>
  </w:style>
  <w:style w:type="paragraph" w:styleId="TOC1">
    <w:name w:val="toc 1"/>
    <w:basedOn w:val="Normal"/>
    <w:next w:val="Normal"/>
    <w:uiPriority w:val="39"/>
    <w:semiHidden/>
    <w:unhideWhenUsed/>
    <w:pPr>
      <w:spacing w:before="120" w:after="40"/>
    </w:pPr>
    <w:rPr>
      <w:b/>
      <w:bCs/>
    </w:rPr>
  </w:style>
  <w:style w:type="paragraph" w:styleId="TOC2">
    <w:name w:val="toc 2"/>
    <w:basedOn w:val="Normal"/>
    <w:next w:val="Normal"/>
    <w:uiPriority w:val="39"/>
    <w:semiHidden/>
    <w:unhideWhenUsed/>
    <w:pPr>
      <w:spacing w:after="40"/>
      <w:ind w:left="240"/>
    </w:pPr>
  </w:style>
  <w:style w:type="paragraph" w:styleId="TOC3">
    <w:name w:val="toc 3"/>
    <w:basedOn w:val="Normal"/>
    <w:next w:val="Normal"/>
    <w:uiPriority w:val="39"/>
    <w:semiHidden/>
    <w:unhideWhenUsed/>
    <w:pPr>
      <w:spacing w:after="40"/>
      <w:ind w:left="480"/>
    </w:pPr>
    <w:rPr>
      <w:color w:val="6B6158"/>
    </w:rPr>
  </w:style>
  <w:style w:type="paragraph" w:styleId="TableofFigures">
    <w:name w:val="table of figures"/>
    <w:basedOn w:val="Normal"/>
    <w:next w:val="Normal"/>
    <w:uiPriority w:val="99"/>
    <w:semiHidden/>
    <w:unhideWhenUsed/>
    <w:pPr>
      <w:spacing w:after="40"/>
    </w:pPr>
  </w:style>
  <w:style w:type="paragraph" w:styleId="Bibliography">
    <w:name w:val="Bibliography"/>
    <w:basedOn w:val="Normal"/>
    <w:next w:val="Normal"/>
    <w:uiPriority w:val="37"/>
    <w:semiHidden/>
    <w:unhideWhenUsed/>
    <w:pPr>
      <w:ind w:left="720" w:hanging="720"/>
    </w:pPr>
  </w:style>
  <w:style w:type="paragraph" w:styleId="CommentText">
    <w:name w:val="annotation text"/>
    <w:basedOn w:val="Normal"/>
    <w:uiPriority w:val="99"/>
    <w:semiHidden/>
    <w:unhideWhenUsed/>
    <w:pPr>
      <w:spacing w:after="40" w:line="240" w:lineRule="auto"/>
    </w:pPr>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InkwellTable" w:customStyle="1">
    <w:name w:val="Inkwell Table"/>
    <w:basedOn w:val="TableNormal"/>
    <w:uiPriority w:val="40"/>
    <w:qFormat/>
    <w:pPr>
      <w:spacing w:before="40" w:after="40" w:line="252" w:lineRule="auto"/>
    </w:pPr>
    <w:tblPr>
      <w:tblBorders>
        <w:top w:val="single" w:sz="8" w:space="0" w:color="2B2118"/>
        <w:bottom w:val="single" w:sz="8" w:space="0" w:color="2B2118"/>
        <w:insideH w:val="single" w:sz="4" w:space="0" w:color="D8CFC2"/>
      </w:tblBorders>
      <w:tblCellMar>
        <w:top w:w="72" w:type="dxa"/>
        <w:left w:w="115" w:type="dxa"/>
        <w:bottom w:w="72" w:type="dxa"/>
        <w:right w:w="115" w:type="dxa"/>
      </w:tblCellMar>
    </w:tblPr>
    <w:tblStylePr w:type="firstRow">
      <w:rPr>
        <w:b/>
        <w:bCs/>
        <w:color w:val="2B2118"/>
      </w:rPr>
      <w:tcPr>
        <w:tcBorders>
          <w:bottom w:val="single" w:sz="8" w:space="0" w:color="2B2118"/>
        </w:tcBorders>
      </w:tcPr>
    </w:tblStylePr>
    <w:tblStylePr w:type="band1Horz">
      <w:tcPr>
        <w:shd w:val="clear" w:color="auto" w:fill="FAF7F3"/>
      </w:tcPr>
    </w:tblStylePr>
  </w:style>
</w:styles>
</file>

<file path=word/webSettings.xml><?xml version="1.0" encoding="utf-8"?>
<w:web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ne="http://schemas.microsoft.com/office/word/2006/wordml" xmlns:wps="http://schemas.microsoft.com/office/word/2010/wordprocessingShape" mc:Ignorable="w14 w15 w16se w16cid wp14">
  <w:optimizeForBrowser/>
  <w:allowPNG/>
</w:webSettings>
</file>

<file path=word/_rels/document.xml.rels>&#65279;<?xml version="1.0" encoding="utf-8"?><Relationships xmlns="http://schemas.openxmlformats.org/package/2006/relationships"><Relationship Type="http://schemas.openxmlformats.org/officeDocument/2006/relationships/comments" Target="/word/comments.xml" Id="rId1" /><Relationship Type="http://schemas.microsoft.com/office/2011/relationships/commentsExtended" Target="/word/commentsExtended.xml" Id="rId2" /><Relationship Type="http://schemas.microsoft.com/office/2016/09/relationships/commentsIds" Target="/word/commentsIds.xml" Id="rId3" /><Relationship Type="http://schemas.microsoft.com/office/2018/08/relationships/commentsExtensible" Target="/word/commentsExtensible.xml" Id="rId4" /><Relationship Type="http://schemas.openxmlformats.org/officeDocument/2006/relationships/styles" Target="/word/styles.xml" Id="rId5" /><Relationship Type="http://schemas.openxmlformats.org/officeDocument/2006/relationships/theme" Target="/word/theme/theme1.xml" Id="rId6" /><Relationship Type="http://schemas.openxmlformats.org/officeDocument/2006/relationships/fontTable" Target="/word/fontTable.xml" Id="rId7" /><Relationship Type="http://schemas.openxmlformats.org/officeDocument/2006/relationships/settings" Target="/word/settings.xml" Id="rId8" /><Relationship Type="http://schemas.openxmlformats.org/officeDocument/2006/relationships/webSettings" Target="/word/webSettings.xml" Id="rId9" /><Relationship Type="http://schemas.openxmlformats.org/officeDocument/2006/relationships/customXml" Target="/customXml/item.xml" Id="rId10" /></Relationships>
</file>

<file path=word/_rels/fontTable.xml.rels>&#65279;<?xml version="1.0" encoding="utf-8"?><Relationships xmlns="http://schemas.openxmlformats.org/package/2006/relationships"><Relationship Type="http://schemas.openxmlformats.org/officeDocument/2006/relationships/font" Target="/word/fonts/font.odttf" Id="rId1" /><Relationship Type="http://schemas.openxmlformats.org/officeDocument/2006/relationships/font" Target="/word/fonts/font2.odttf" Id="rId2" /><Relationship Type="http://schemas.openxmlformats.org/officeDocument/2006/relationships/font" Target="/word/fonts/font3.odttf" Id="rId3" /><Relationship Type="http://schemas.openxmlformats.org/officeDocument/2006/relationships/font" Target="/word/fonts/font4.odttf" Id="rId4" /><Relationship Type="http://schemas.openxmlformats.org/officeDocument/2006/relationships/font" Target="/word/fonts/font5.odttf" Id="rId5" /><Relationship Type="http://schemas.openxmlformats.org/officeDocument/2006/relationships/font" Target="/word/fonts/font6.odttf" Id="rId6" /><Relationship Type="http://schemas.openxmlformats.org/officeDocument/2006/relationships/font" Target="/word/fonts/font7.odttf" Id="rId7" /><Relationship Type="http://schemas.openxmlformats.org/officeDocument/2006/relationships/font" Target="/word/fonts/font8.odttf" Id="rId8" /><Relationship Type="http://schemas.openxmlformats.org/officeDocument/2006/relationships/font" Target="/word/fonts/font9.odttf" Id="rId9" /><Relationship Type="http://schemas.openxmlformats.org/officeDocument/2006/relationships/font" Target="/word/fonts/font10.odttf" Id="rId10" /></Relationships>
</file>

<file path=word/theme/theme1.xml><?xml version="1.0" encoding="utf-8"?>
<a:theme xmlns:a="http://schemas.openxmlformats.org/drawingml/2006/main" name="Classic">
  <a:themeElements>
    <a:clrScheme name="Classic">
      <a:dk1>
        <a:sysClr val="windowText" lastClr="000000"/>
      </a:dk1>
      <a:lt1>
        <a:sysClr val="window" lastClr="FFFFFF"/>
      </a:lt1>
      <a:dk2>
        <a:srgbClr val="2B2118"/>
      </a:dk2>
      <a:lt2>
        <a:srgbClr val="F2EFE9"/>
      </a:lt2>
      <a:accent1>
        <a:srgbClr val="8C2F39"/>
      </a:accent1>
      <a:accent2>
        <a:srgbClr val="2F4F6F"/>
      </a:accent2>
      <a:accent3>
        <a:srgbClr val="6F7F3F"/>
      </a:accent3>
      <a:accent4>
        <a:srgbClr val="8A5CB8"/>
      </a:accent4>
      <a:accent5>
        <a:srgbClr val="D49A2A"/>
      </a:accent5>
      <a:accent6>
        <a:srgbClr val="2E8FA3"/>
      </a:accent6>
      <a:hlink>
        <a:srgbClr val="8C2F39"/>
      </a:hlink>
      <a:folHlink>
        <a:srgbClr val="7A4FA8"/>
      </a:folHlink>
    </a:clrScheme>
    <a:fontScheme name="Classic">
      <a:majorFont>
        <a:latin typeface="Playfair Display"/>
        <a:ea typeface=""/>
        <a:cs typeface=""/>
        <a:font script="Arab" typeface="Times New Roman"/>
        <a:font script="Hebr" typeface="Times New Roman"/>
        <a:font script="Jpan" typeface="Yu Mincho"/>
        <a:font script="Hans" typeface="DengXian"/>
        <a:font script="Hant" typeface="新細明體"/>
        <a:font script="Hang" typeface="맑은 고딕"/>
        <a:font script="Thai" typeface="Leelawadee UI"/>
      </a:majorFont>
      <a:minorFont>
        <a:latin typeface="Source Serif 4"/>
        <a:ea typeface=""/>
        <a:cs typeface=""/>
        <a:font script="Arab" typeface="Times New Roman"/>
        <a:font script="Hebr" typeface="Times New Roman"/>
        <a:font script="Jpan" typeface="Yu Mincho"/>
        <a:font script="Hans" typeface="DengXian"/>
        <a:font script="Hant" typeface="新細明體"/>
        <a:font script="Hang" typeface="맑은 고딕"/>
        <a:font script="Thai" typeface="Leelawadee UI"/>
      </a:minorFont>
    </a:fontScheme>
    <a:fmtScheme name="Classic">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xml.rels>&#65279;<?xml version="1.0" encoding="utf-8"?><Relationships xmlns="http://schemas.openxmlformats.org/package/2006/relationships"><Relationship Type="http://schemas.openxmlformats.org/officeDocument/2006/relationships/customXmlProps" Target="/customXml/itemProps1.xml" Id="rId1" /></Relationships>
</file>

<file path=customXml/item.xml><?xml version="1.0" encoding="utf-8"?>
<Sources xmlns:b="http://schemas.openxmlformats.org/officeDocument/2006/bibliography" xmlns="http://schemas.openxmlformats.org/officeDocument/2006/bibliography" SelectedStyle="\APASixthEditionOfficeOnline.xsl" StyleName="APA" Version="6">
  <Source>
    <Tag>Bar14</Tag>
    <SourceType>Book</SourceType>
    <Author>
      <Author>
        <NameList>
          <Person>
            <Last>Barton</Last>
            <First>Nicholas</First>
          </Person>
        </NameList>
      </Author>
    </Author>
    <Title>The lost rivers of London</Title>
    <Year>2014</Year>
    <Publisher>Historical Publications</Publisher>
    <Guid>{165AD316-FBCC-490E-9C00-D905D812503F}</Guid>
  </Source>
  <Source>
    <Tag>Kim19</Tag>
    <SourceType>JournalArticle</SourceType>
    <Author>
      <Author>
        <NameList>
          <Person>
            <Last>Kim</Last>
            <First>Ji-won</First>
          </Person>
          <Person>
            <Last>Lee</Last>
            <First>Sun-hee</First>
          </Person>
        </NameList>
      </Author>
    </Author>
    <Title>Restoring Cheonggyecheon: Fifteen years of a daylighted stream</Title>
    <Year>2019</Year>
    <JournalName>Journal of Urban Design</JournalName>
    <Volume>24</Volume>
    <Issue>3</Issue>
    <Pages>412-431</Pages>
    <Guid>{614065E2-4304-4084-8F6F-CC954A7D18BF}</Guid>
  </Source>
  <Source>
    <Tag>Pin18</Tag>
    <SourceType>Book</SourceType>
    <Author>
      <Author>
        <NameList>
          <Person>
            <Last>Pinder</Last>
            <First>David</First>
          </Person>
        </NameList>
      </Author>
    </Author>
    <Title>Visions of the city: Utopianism, power and politics in twentieth-century urbanism</Title>
    <Year>2018</Year>
    <Publisher>Edinburgh University Press</Publisher>
    <Guid>{B0E1C2F2-9A1F-47DB-9E93-83C17F3887C0}</Guid>
  </Source>
  <Source>
    <Tag>Wil21</Tag>
    <SourceType>Report</SourceType>
    <Author>
      <Author>
        <NameList>
          <Person>
            <Last>Wild</Last>
            <First>Tom</First>
          </Person>
        </NameList>
      </Author>
    </Author>
    <Title>Daylighting rivers: Lessons from UK projects</Title>
    <Year>2021</Year>
    <Publisher>Sheffield Water Centre</Publisher>
    <Guid>{2DAB85DB-8F00-496C-A050-AFAC92F15D5E}</Guid>
  </Source>
</Sources>
</file>

<file path=customXml/itemProps1.xml><?xml version="1.0" encoding="utf-8"?>
<ds:datastoreItem xmlns:ds="http://schemas.openxmlformats.org/officeDocument/2006/customXml" ds:itemID="{BF6C6399-7323-4851-9725-AB2FD1CD5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Inkwell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Cities Forget Their Rivers</dc:title>
  <dc:creator>Samira Haddad</dc:creator>
  <dcterms:created xsi:type="dcterms:W3CDTF">2026-10-15T01:39:30Z</dcterms:created>
  <dcterms:modified xsi:type="dcterms:W3CDTF">2026-10-15T01:39:30Z</dcterms:modified>
</cp:coreProperties>
</file>